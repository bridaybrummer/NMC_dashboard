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6602" w14:textId="77777777" w:rsidR="00B5742C" w:rsidRDefault="00B5742C">
      <w:pPr>
        <w:rPr>
          <w:ins w:id="0" w:author="Brian  Brummer" w:date="2025-07-14T15:48:00Z" w16du:dateUtc="2025-07-14T13:48:00Z"/>
          <w:rFonts w:ascii="Segoe UI" w:hAnsi="Segoe UI" w:cs="Segoe UI"/>
          <w:color w:val="212121"/>
          <w:sz w:val="20"/>
          <w:szCs w:val="20"/>
          <w:shd w:val="clear" w:color="auto" w:fill="FFFFFF"/>
        </w:rPr>
      </w:pPr>
      <w:r>
        <w:rPr>
          <w:rFonts w:ascii="Segoe UI" w:hAnsi="Segoe UI" w:cs="Segoe UI"/>
          <w:color w:val="212121"/>
          <w:sz w:val="20"/>
          <w:szCs w:val="20"/>
          <w:shd w:val="clear" w:color="auto" w:fill="FFFFFF"/>
        </w:rPr>
        <w:t>Hi Brian and all,</w:t>
      </w:r>
      <w:r>
        <w:rPr>
          <w:rFonts w:ascii="Segoe UI" w:hAnsi="Segoe UI" w:cs="Segoe UI"/>
          <w:color w:val="212121"/>
          <w:sz w:val="20"/>
          <w:szCs w:val="20"/>
        </w:rPr>
        <w:br/>
      </w:r>
      <w:r>
        <w:rPr>
          <w:rFonts w:ascii="Segoe UI" w:hAnsi="Segoe UI" w:cs="Segoe UI"/>
          <w:color w:val="212121"/>
          <w:sz w:val="20"/>
          <w:szCs w:val="20"/>
        </w:rPr>
        <w:br/>
      </w:r>
      <w:r>
        <w:rPr>
          <w:rFonts w:ascii="Segoe UI" w:hAnsi="Segoe UI" w:cs="Segoe UI"/>
          <w:color w:val="212121"/>
          <w:sz w:val="20"/>
          <w:szCs w:val="20"/>
          <w:shd w:val="clear" w:color="auto" w:fill="FFFFFF"/>
        </w:rPr>
        <w:t>Thanks so much for sharing these links and driving the organization of the workshop forward. Really helpful!</w:t>
      </w:r>
      <w:r>
        <w:rPr>
          <w:rFonts w:ascii="Segoe UI" w:hAnsi="Segoe UI" w:cs="Segoe UI"/>
          <w:color w:val="212121"/>
          <w:sz w:val="20"/>
          <w:szCs w:val="20"/>
        </w:rPr>
        <w:br/>
      </w:r>
      <w:r>
        <w:rPr>
          <w:rFonts w:ascii="Segoe UI" w:hAnsi="Segoe UI" w:cs="Segoe UI"/>
          <w:color w:val="212121"/>
          <w:sz w:val="20"/>
          <w:szCs w:val="20"/>
          <w:shd w:val="clear" w:color="auto" w:fill="FFFFFF"/>
        </w:rPr>
        <w:t>After reviewing the agenda with a bit more time, I have some suggestions in terms of flow and how sessions could build on each other. Feel free to ignore if this wouldn't go well with Mbhekiseni.</w:t>
      </w:r>
    </w:p>
    <w:p w14:paraId="096DB992" w14:textId="40C0706B" w:rsidR="00B5742C" w:rsidRDefault="00B5742C">
      <w:pPr>
        <w:rPr>
          <w:ins w:id="1" w:author="Brian  Brummer" w:date="2025-07-14T15:47:00Z" w16du:dateUtc="2025-07-14T13:47:00Z"/>
          <w:rFonts w:ascii="Segoe UI" w:hAnsi="Segoe UI" w:cs="Segoe UI"/>
          <w:color w:val="212121"/>
          <w:sz w:val="20"/>
          <w:szCs w:val="20"/>
          <w:shd w:val="clear" w:color="auto" w:fill="FFFFFF"/>
        </w:rPr>
      </w:pPr>
      <w:ins w:id="2" w:author="Brian  Brummer" w:date="2025-07-14T15:48:00Z" w16du:dateUtc="2025-07-14T13:48:00Z">
        <w:r>
          <w:rPr>
            <w:rFonts w:ascii="Segoe UI" w:hAnsi="Segoe UI" w:cs="Segoe UI"/>
            <w:color w:val="212121"/>
            <w:sz w:val="20"/>
            <w:szCs w:val="20"/>
            <w:shd w:val="clear" w:color="auto" w:fill="FFFFFF"/>
          </w:rPr>
          <w:t xml:space="preserve">MK has planned a meeting with DHA and StatsSA to “internally” go over the agenda. Not sure when this meeting is planned to go through. </w:t>
        </w:r>
      </w:ins>
      <w:r>
        <w:rPr>
          <w:rFonts w:ascii="Segoe UI" w:hAnsi="Segoe UI" w:cs="Segoe UI"/>
          <w:color w:val="212121"/>
          <w:sz w:val="20"/>
          <w:szCs w:val="20"/>
        </w:rPr>
        <w:br/>
      </w:r>
      <w:r>
        <w:rPr>
          <w:rFonts w:ascii="Segoe UI" w:hAnsi="Segoe UI" w:cs="Segoe UI"/>
          <w:color w:val="212121"/>
          <w:sz w:val="20"/>
          <w:szCs w:val="20"/>
        </w:rPr>
        <w:br/>
      </w:r>
      <w:r>
        <w:rPr>
          <w:rFonts w:ascii="Segoe UI" w:hAnsi="Segoe UI" w:cs="Segoe UI"/>
          <w:color w:val="212121"/>
          <w:sz w:val="20"/>
          <w:szCs w:val="20"/>
          <w:shd w:val="clear" w:color="auto" w:fill="FFFFFF"/>
        </w:rPr>
        <w:t>1) Agenda Density on Days 1 &amp; 2</w:t>
      </w:r>
      <w:r>
        <w:rPr>
          <w:rFonts w:ascii="Segoe UI" w:hAnsi="Segoe UI" w:cs="Segoe UI"/>
          <w:color w:val="212121"/>
          <w:sz w:val="20"/>
          <w:szCs w:val="20"/>
        </w:rPr>
        <w:br/>
      </w:r>
      <w:r>
        <w:rPr>
          <w:rFonts w:ascii="Segoe UI" w:hAnsi="Segoe UI" w:cs="Segoe UI"/>
          <w:color w:val="212121"/>
          <w:sz w:val="20"/>
          <w:szCs w:val="20"/>
          <w:shd w:val="clear" w:color="auto" w:fill="FFFFFF"/>
        </w:rPr>
        <w:t xml:space="preserve">These two days are very </w:t>
      </w:r>
      <w:proofErr w:type="gramStart"/>
      <w:r>
        <w:rPr>
          <w:rFonts w:ascii="Segoe UI" w:hAnsi="Segoe UI" w:cs="Segoe UI"/>
          <w:color w:val="212121"/>
          <w:sz w:val="20"/>
          <w:szCs w:val="20"/>
          <w:shd w:val="clear" w:color="auto" w:fill="FFFFFF"/>
        </w:rPr>
        <w:t>packed</w:t>
      </w:r>
      <w:proofErr w:type="gramEnd"/>
      <w:r>
        <w:rPr>
          <w:rFonts w:ascii="Segoe UI" w:hAnsi="Segoe UI" w:cs="Segoe UI"/>
          <w:color w:val="212121"/>
          <w:sz w:val="20"/>
          <w:szCs w:val="20"/>
          <w:shd w:val="clear" w:color="auto" w:fill="FFFFFF"/>
        </w:rPr>
        <w:t xml:space="preserve"> and I think should set the scene for everyone to have a shared vision, understanding of the system. I would suggest giving a bit more time for interaction and discussion.</w:t>
      </w:r>
      <w:r>
        <w:rPr>
          <w:rFonts w:ascii="Segoe UI" w:hAnsi="Segoe UI" w:cs="Segoe UI"/>
          <w:color w:val="212121"/>
          <w:sz w:val="20"/>
          <w:szCs w:val="20"/>
        </w:rPr>
        <w:br/>
      </w:r>
      <w:r>
        <w:rPr>
          <w:rFonts w:ascii="Segoe UI" w:hAnsi="Segoe UI" w:cs="Segoe UI"/>
          <w:color w:val="212121"/>
          <w:sz w:val="20"/>
          <w:szCs w:val="20"/>
          <w:shd w:val="clear" w:color="auto" w:fill="FFFFFF"/>
        </w:rPr>
        <w:t>For this on Day 1, you could reduce the number of institutional presentations, to avoid people speak at each other instead of with each other.</w:t>
      </w:r>
    </w:p>
    <w:p w14:paraId="1C457BEC" w14:textId="77777777" w:rsidR="00B5742C" w:rsidRDefault="00B5742C">
      <w:pPr>
        <w:rPr>
          <w:ins w:id="3" w:author="Brian  Brummer" w:date="2025-07-14T15:48:00Z" w16du:dateUtc="2025-07-14T13:48:00Z"/>
          <w:rFonts w:ascii="Segoe UI" w:hAnsi="Segoe UI" w:cs="Segoe UI"/>
          <w:color w:val="212121"/>
          <w:sz w:val="20"/>
          <w:szCs w:val="20"/>
          <w:shd w:val="clear" w:color="auto" w:fill="FFFFFF"/>
        </w:rPr>
      </w:pPr>
      <w:ins w:id="4" w:author="Brian  Brummer" w:date="2025-07-14T15:47:00Z" w16du:dateUtc="2025-07-14T13:47:00Z">
        <w:r>
          <w:rPr>
            <w:rFonts w:ascii="Segoe UI" w:hAnsi="Segoe UI" w:cs="Segoe UI"/>
            <w:color w:val="212121"/>
            <w:sz w:val="20"/>
            <w:szCs w:val="20"/>
            <w:shd w:val="clear" w:color="auto" w:fill="FFFFFF"/>
          </w:rPr>
          <w:t xml:space="preserve">Agree and happy to see suggestions. </w:t>
        </w:r>
      </w:ins>
      <w:r>
        <w:rPr>
          <w:rFonts w:ascii="Segoe UI" w:hAnsi="Segoe UI" w:cs="Segoe UI"/>
          <w:color w:val="212121"/>
          <w:sz w:val="20"/>
          <w:szCs w:val="20"/>
        </w:rPr>
        <w:br/>
      </w:r>
      <w:r>
        <w:rPr>
          <w:rFonts w:ascii="Segoe UI" w:hAnsi="Segoe UI" w:cs="Segoe UI"/>
          <w:color w:val="212121"/>
          <w:sz w:val="20"/>
          <w:szCs w:val="20"/>
        </w:rPr>
        <w:br/>
      </w:r>
      <w:r>
        <w:rPr>
          <w:rFonts w:ascii="Segoe UI" w:hAnsi="Segoe UI" w:cs="Segoe UI"/>
          <w:color w:val="212121"/>
          <w:sz w:val="20"/>
          <w:szCs w:val="20"/>
          <w:shd w:val="clear" w:color="auto" w:fill="FFFFFF"/>
        </w:rPr>
        <w:t>For this, you could have an interactive session after the coffee break and move the presentations about digitalization roadmap to Day 2 into a more interactive session</w:t>
      </w:r>
      <w:r>
        <w:rPr>
          <w:rFonts w:ascii="Segoe UI" w:hAnsi="Segoe UI" w:cs="Segoe UI"/>
          <w:color w:val="212121"/>
          <w:sz w:val="20"/>
          <w:szCs w:val="20"/>
        </w:rPr>
        <w:br/>
      </w:r>
      <w:r>
        <w:rPr>
          <w:rFonts w:ascii="Segoe UI" w:hAnsi="Segoe UI" w:cs="Segoe UI"/>
          <w:color w:val="212121"/>
          <w:sz w:val="20"/>
          <w:szCs w:val="20"/>
          <w:shd w:val="clear" w:color="auto" w:fill="FFFFFF"/>
        </w:rPr>
        <w:t>The interactive session after the coffee break could be the shared vision exercise. This would set a more participatory tone from the outset and frame the rest of the agenda.</w:t>
      </w:r>
    </w:p>
    <w:p w14:paraId="46AEDC0A" w14:textId="31F3A455" w:rsidR="00B5742C" w:rsidRDefault="00B5742C">
      <w:pPr>
        <w:rPr>
          <w:ins w:id="5" w:author="Brian  Brummer" w:date="2025-07-14T15:54:00Z" w16du:dateUtc="2025-07-14T13:54:00Z"/>
          <w:rFonts w:ascii="Segoe UI" w:hAnsi="Segoe UI" w:cs="Segoe UI"/>
          <w:color w:val="212121"/>
          <w:sz w:val="20"/>
          <w:szCs w:val="20"/>
          <w:shd w:val="clear" w:color="auto" w:fill="FFFFFF"/>
        </w:rPr>
      </w:pPr>
      <w:ins w:id="6" w:author="Brian  Brummer" w:date="2025-07-14T15:48:00Z" w16du:dateUtc="2025-07-14T13:48:00Z">
        <w:r>
          <w:rPr>
            <w:rFonts w:ascii="Segoe UI" w:hAnsi="Segoe UI" w:cs="Segoe UI"/>
            <w:color w:val="212121"/>
            <w:sz w:val="20"/>
            <w:szCs w:val="20"/>
            <w:shd w:val="clear" w:color="auto" w:fill="FFFFFF"/>
          </w:rPr>
          <w:t>I am perhaps worried to prescribe digitalization</w:t>
        </w:r>
      </w:ins>
      <w:ins w:id="7" w:author="Brian  Brummer" w:date="2025-07-14T15:49:00Z" w16du:dateUtc="2025-07-14T13:49:00Z">
        <w:r>
          <w:rPr>
            <w:rFonts w:ascii="Segoe UI" w:hAnsi="Segoe UI" w:cs="Segoe UI"/>
            <w:color w:val="212121"/>
            <w:sz w:val="20"/>
            <w:szCs w:val="20"/>
            <w:shd w:val="clear" w:color="auto" w:fill="FFFFFF"/>
          </w:rPr>
          <w:t xml:space="preserve"> and offer stak</w:t>
        </w:r>
      </w:ins>
      <w:ins w:id="8" w:author="Brian  Brummer" w:date="2025-07-14T16:07:00Z" w16du:dateUtc="2025-07-14T14:07:00Z">
        <w:r w:rsidR="00DF7165">
          <w:rPr>
            <w:rFonts w:ascii="Segoe UI" w:hAnsi="Segoe UI" w:cs="Segoe UI"/>
            <w:color w:val="212121"/>
            <w:sz w:val="20"/>
            <w:szCs w:val="20"/>
            <w:shd w:val="clear" w:color="auto" w:fill="FFFFFF"/>
          </w:rPr>
          <w:t>e</w:t>
        </w:r>
      </w:ins>
      <w:ins w:id="9" w:author="Brian  Brummer" w:date="2025-07-14T15:49:00Z" w16du:dateUtc="2025-07-14T13:49:00Z">
        <w:r>
          <w:rPr>
            <w:rFonts w:ascii="Segoe UI" w:hAnsi="Segoe UI" w:cs="Segoe UI"/>
            <w:color w:val="212121"/>
            <w:sz w:val="20"/>
            <w:szCs w:val="20"/>
            <w:shd w:val="clear" w:color="auto" w:fill="FFFFFF"/>
          </w:rPr>
          <w:t>hol</w:t>
        </w:r>
      </w:ins>
      <w:ins w:id="10" w:author="Brian  Brummer" w:date="2025-07-14T16:07:00Z" w16du:dateUtc="2025-07-14T14:07:00Z">
        <w:r w:rsidR="00DF7165">
          <w:rPr>
            <w:rFonts w:ascii="Segoe UI" w:hAnsi="Segoe UI" w:cs="Segoe UI"/>
            <w:color w:val="212121"/>
            <w:sz w:val="20"/>
            <w:szCs w:val="20"/>
            <w:shd w:val="clear" w:color="auto" w:fill="FFFFFF"/>
          </w:rPr>
          <w:t>d</w:t>
        </w:r>
      </w:ins>
      <w:ins w:id="11" w:author="Brian  Brummer" w:date="2025-07-14T15:49:00Z" w16du:dateUtc="2025-07-14T13:49:00Z">
        <w:r>
          <w:rPr>
            <w:rFonts w:ascii="Segoe UI" w:hAnsi="Segoe UI" w:cs="Segoe UI"/>
            <w:color w:val="212121"/>
            <w:sz w:val="20"/>
            <w:szCs w:val="20"/>
            <w:shd w:val="clear" w:color="auto" w:fill="FFFFFF"/>
          </w:rPr>
          <w:t xml:space="preserve">ers and opportunities of a blank slate. Likely everything leads to digitalisation, but the </w:t>
        </w:r>
        <w:proofErr w:type="gramStart"/>
        <w:r>
          <w:rPr>
            <w:rFonts w:ascii="Segoe UI" w:hAnsi="Segoe UI" w:cs="Segoe UI"/>
            <w:color w:val="212121"/>
            <w:sz w:val="20"/>
            <w:szCs w:val="20"/>
            <w:shd w:val="clear" w:color="auto" w:fill="FFFFFF"/>
          </w:rPr>
          <w:t>short term</w:t>
        </w:r>
        <w:proofErr w:type="gramEnd"/>
        <w:r>
          <w:rPr>
            <w:rFonts w:ascii="Segoe UI" w:hAnsi="Segoe UI" w:cs="Segoe UI"/>
            <w:color w:val="212121"/>
            <w:sz w:val="20"/>
            <w:szCs w:val="20"/>
            <w:shd w:val="clear" w:color="auto" w:fill="FFFFFF"/>
          </w:rPr>
          <w:t xml:space="preserve"> goals, which is DoH’s angle may be </w:t>
        </w:r>
        <w:proofErr w:type="spellStart"/>
        <w:r>
          <w:rPr>
            <w:rFonts w:ascii="Segoe UI" w:hAnsi="Segoe UI" w:cs="Segoe UI"/>
            <w:color w:val="212121"/>
            <w:sz w:val="20"/>
            <w:szCs w:val="20"/>
            <w:shd w:val="clear" w:color="auto" w:fill="FFFFFF"/>
          </w:rPr>
          <w:t>hydbrid</w:t>
        </w:r>
        <w:proofErr w:type="spellEnd"/>
        <w:r>
          <w:rPr>
            <w:rFonts w:ascii="Segoe UI" w:hAnsi="Segoe UI" w:cs="Segoe UI"/>
            <w:color w:val="212121"/>
            <w:sz w:val="20"/>
            <w:szCs w:val="20"/>
            <w:shd w:val="clear" w:color="auto" w:fill="FFFFFF"/>
          </w:rPr>
          <w:t xml:space="preserve"> systems. </w:t>
        </w:r>
      </w:ins>
      <w:r>
        <w:rPr>
          <w:rFonts w:ascii="Segoe UI" w:hAnsi="Segoe UI" w:cs="Segoe UI"/>
          <w:color w:val="212121"/>
          <w:sz w:val="20"/>
          <w:szCs w:val="20"/>
        </w:rPr>
        <w:br/>
      </w:r>
      <w:r>
        <w:rPr>
          <w:rFonts w:ascii="Segoe UI" w:hAnsi="Segoe UI" w:cs="Segoe UI"/>
          <w:color w:val="212121"/>
          <w:sz w:val="20"/>
          <w:szCs w:val="20"/>
        </w:rPr>
        <w:br/>
      </w:r>
      <w:r>
        <w:rPr>
          <w:rFonts w:ascii="Segoe UI" w:hAnsi="Segoe UI" w:cs="Segoe UI"/>
          <w:color w:val="212121"/>
          <w:sz w:val="20"/>
          <w:szCs w:val="20"/>
          <w:shd w:val="clear" w:color="auto" w:fill="FFFFFF"/>
        </w:rPr>
        <w:t>2) Use of Mortality Surveillance Process Maps - in the afternoon of Day 1 or Day 2</w:t>
      </w:r>
      <w:r>
        <w:rPr>
          <w:rFonts w:ascii="Segoe UI" w:hAnsi="Segoe UI" w:cs="Segoe UI"/>
          <w:color w:val="212121"/>
          <w:sz w:val="20"/>
          <w:szCs w:val="20"/>
        </w:rPr>
        <w:br/>
      </w:r>
      <w:r>
        <w:rPr>
          <w:rFonts w:ascii="Segoe UI" w:hAnsi="Segoe UI" w:cs="Segoe UI"/>
          <w:color w:val="212121"/>
          <w:sz w:val="20"/>
          <w:szCs w:val="20"/>
          <w:shd w:val="clear" w:color="auto" w:fill="FFFFFF"/>
        </w:rPr>
        <w:t>From previous workshops, we developed mortality surveillance process maps (apologies for not raising this earlier). These could be very helpful tools for several discussions:</w:t>
      </w:r>
      <w:ins w:id="12" w:author="Brian  Brummer" w:date="2025-07-14T15:50:00Z" w16du:dateUtc="2025-07-14T13:50:00Z">
        <w:r>
          <w:rPr>
            <w:rFonts w:ascii="Segoe UI" w:hAnsi="Segoe UI" w:cs="Segoe UI"/>
            <w:color w:val="212121"/>
            <w:sz w:val="20"/>
            <w:szCs w:val="20"/>
            <w:shd w:val="clear" w:color="auto" w:fill="FFFFFF"/>
          </w:rPr>
          <w:t xml:space="preserve"> Certainly,</w:t>
        </w:r>
      </w:ins>
      <w:ins w:id="13" w:author="Brian  Brummer" w:date="2025-07-14T15:52:00Z" w16du:dateUtc="2025-07-14T13:52:00Z">
        <w:r>
          <w:rPr>
            <w:rFonts w:ascii="Segoe UI" w:hAnsi="Segoe UI" w:cs="Segoe UI"/>
            <w:color w:val="212121"/>
            <w:sz w:val="20"/>
            <w:szCs w:val="20"/>
            <w:shd w:val="clear" w:color="auto" w:fill="FFFFFF"/>
          </w:rPr>
          <w:t xml:space="preserve"> I assume/intend for Nadine to </w:t>
        </w:r>
        <w:proofErr w:type="spellStart"/>
        <w:r>
          <w:rPr>
            <w:rFonts w:ascii="Segoe UI" w:hAnsi="Segoe UI" w:cs="Segoe UI"/>
            <w:color w:val="212121"/>
            <w:sz w:val="20"/>
            <w:szCs w:val="20"/>
            <w:shd w:val="clear" w:color="auto" w:fill="FFFFFF"/>
          </w:rPr>
          <w:t>presen</w:t>
        </w:r>
        <w:proofErr w:type="spellEnd"/>
        <w:r>
          <w:rPr>
            <w:rFonts w:ascii="Segoe UI" w:hAnsi="Segoe UI" w:cs="Segoe UI"/>
            <w:color w:val="212121"/>
            <w:sz w:val="20"/>
            <w:szCs w:val="20"/>
            <w:shd w:val="clear" w:color="auto" w:fill="FFFFFF"/>
          </w:rPr>
          <w:t xml:space="preserve"> </w:t>
        </w:r>
        <w:proofErr w:type="spellStart"/>
        <w:r>
          <w:rPr>
            <w:rFonts w:ascii="Segoe UI" w:hAnsi="Segoe UI" w:cs="Segoe UI"/>
            <w:color w:val="212121"/>
            <w:sz w:val="20"/>
            <w:szCs w:val="20"/>
            <w:shd w:val="clear" w:color="auto" w:fill="FFFFFF"/>
          </w:rPr>
          <w:t>thtese</w:t>
        </w:r>
        <w:proofErr w:type="spellEnd"/>
        <w:r>
          <w:rPr>
            <w:rFonts w:ascii="Segoe UI" w:hAnsi="Segoe UI" w:cs="Segoe UI"/>
            <w:color w:val="212121"/>
            <w:sz w:val="20"/>
            <w:szCs w:val="20"/>
            <w:shd w:val="clear" w:color="auto" w:fill="FFFFFF"/>
          </w:rPr>
          <w:t xml:space="preserve"> in her presentation. I am not sure on the best way to get people to interact with it though. </w:t>
        </w:r>
      </w:ins>
      <w:r>
        <w:rPr>
          <w:rFonts w:ascii="Segoe UI" w:hAnsi="Segoe UI" w:cs="Segoe UI"/>
          <w:color w:val="212121"/>
          <w:sz w:val="20"/>
          <w:szCs w:val="20"/>
        </w:rPr>
        <w:br/>
      </w:r>
      <w:r>
        <w:rPr>
          <w:rFonts w:ascii="Segoe UI" w:hAnsi="Segoe UI" w:cs="Segoe UI"/>
          <w:color w:val="212121"/>
          <w:sz w:val="20"/>
          <w:szCs w:val="20"/>
        </w:rPr>
        <w:br/>
      </w:r>
      <w:r>
        <w:rPr>
          <w:rFonts w:ascii="Segoe UI" w:hAnsi="Segoe UI" w:cs="Segoe UI"/>
          <w:color w:val="212121"/>
          <w:sz w:val="20"/>
          <w:szCs w:val="20"/>
          <w:shd w:val="clear" w:color="auto" w:fill="FFFFFF"/>
        </w:rPr>
        <w:t>On Day 1, we could use them in a session with Pam, Pierre, and Nadine to frame what has been done so far and opportunities for strengthening (or if you think the Digitalization Roadmap should come on Day 1), this could be moved to Day 2.</w:t>
      </w:r>
      <w:r>
        <w:rPr>
          <w:rFonts w:ascii="Segoe UI" w:hAnsi="Segoe UI" w:cs="Segoe UI"/>
          <w:color w:val="212121"/>
          <w:sz w:val="20"/>
          <w:szCs w:val="20"/>
        </w:rPr>
        <w:br/>
      </w:r>
      <w:r>
        <w:rPr>
          <w:rFonts w:ascii="Segoe UI" w:hAnsi="Segoe UI" w:cs="Segoe UI"/>
          <w:color w:val="212121"/>
          <w:sz w:val="20"/>
          <w:szCs w:val="20"/>
        </w:rPr>
        <w:br/>
      </w:r>
      <w:r>
        <w:rPr>
          <w:rFonts w:ascii="Segoe UI" w:hAnsi="Segoe UI" w:cs="Segoe UI"/>
          <w:color w:val="212121"/>
          <w:sz w:val="20"/>
          <w:szCs w:val="20"/>
          <w:shd w:val="clear" w:color="auto" w:fill="FFFFFF"/>
        </w:rPr>
        <w:t>On Day 2, they could support the data users session and the SWOT analysis—helping clarify who uses what data and where the gaps/opportunities are. Building on the existing landscape analysis.</w:t>
      </w:r>
      <w:ins w:id="14" w:author="Brian  Brummer" w:date="2025-07-14T15:52:00Z" w16du:dateUtc="2025-07-14T13:52:00Z">
        <w:r>
          <w:rPr>
            <w:rFonts w:ascii="Segoe UI" w:hAnsi="Segoe UI" w:cs="Segoe UI"/>
            <w:color w:val="212121"/>
            <w:sz w:val="20"/>
            <w:szCs w:val="20"/>
            <w:shd w:val="clear" w:color="auto" w:fill="FFFFFF"/>
          </w:rPr>
          <w:t xml:space="preserve"> Good idea. It will ha</w:t>
        </w:r>
      </w:ins>
      <w:ins w:id="15" w:author="Brian  Brummer" w:date="2025-07-14T15:53:00Z" w16du:dateUtc="2025-07-14T13:53:00Z">
        <w:r>
          <w:rPr>
            <w:rFonts w:ascii="Segoe UI" w:hAnsi="Segoe UI" w:cs="Segoe UI"/>
            <w:color w:val="212121"/>
            <w:sz w:val="20"/>
            <w:szCs w:val="20"/>
            <w:shd w:val="clear" w:color="auto" w:fill="FFFFFF"/>
          </w:rPr>
          <w:t xml:space="preserve">ve to be in a package of </w:t>
        </w:r>
        <w:proofErr w:type="gramStart"/>
        <w:r>
          <w:rPr>
            <w:rFonts w:ascii="Segoe UI" w:hAnsi="Segoe UI" w:cs="Segoe UI"/>
            <w:color w:val="212121"/>
            <w:sz w:val="20"/>
            <w:szCs w:val="20"/>
            <w:shd w:val="clear" w:color="auto" w:fill="FFFFFF"/>
          </w:rPr>
          <w:t>resources</w:t>
        </w:r>
        <w:proofErr w:type="gramEnd"/>
        <w:r>
          <w:rPr>
            <w:rFonts w:ascii="Segoe UI" w:hAnsi="Segoe UI" w:cs="Segoe UI"/>
            <w:color w:val="212121"/>
            <w:sz w:val="20"/>
            <w:szCs w:val="20"/>
            <w:shd w:val="clear" w:color="auto" w:fill="FFFFFF"/>
          </w:rPr>
          <w:t xml:space="preserve"> and we would need to print this ahead of time. </w:t>
        </w:r>
      </w:ins>
      <w:r>
        <w:rPr>
          <w:rFonts w:ascii="Segoe UI" w:hAnsi="Segoe UI" w:cs="Segoe UI"/>
          <w:color w:val="212121"/>
          <w:sz w:val="20"/>
          <w:szCs w:val="20"/>
        </w:rPr>
        <w:br/>
      </w:r>
      <w:r>
        <w:rPr>
          <w:rFonts w:ascii="Segoe UI" w:hAnsi="Segoe UI" w:cs="Segoe UI"/>
          <w:color w:val="212121"/>
          <w:sz w:val="20"/>
          <w:szCs w:val="20"/>
        </w:rPr>
        <w:br/>
      </w:r>
      <w:r>
        <w:rPr>
          <w:rFonts w:ascii="Segoe UI" w:hAnsi="Segoe UI" w:cs="Segoe UI"/>
          <w:color w:val="212121"/>
          <w:sz w:val="20"/>
          <w:szCs w:val="20"/>
          <w:shd w:val="clear" w:color="auto" w:fill="FFFFFF"/>
        </w:rPr>
        <w:t>3) Dedicated Block on Digitalisation</w:t>
      </w:r>
      <w:r>
        <w:rPr>
          <w:rFonts w:ascii="Segoe UI" w:hAnsi="Segoe UI" w:cs="Segoe UI"/>
          <w:color w:val="212121"/>
          <w:sz w:val="20"/>
          <w:szCs w:val="20"/>
        </w:rPr>
        <w:br/>
      </w:r>
      <w:r>
        <w:rPr>
          <w:rFonts w:ascii="Segoe UI" w:hAnsi="Segoe UI" w:cs="Segoe UI"/>
          <w:color w:val="212121"/>
          <w:sz w:val="20"/>
          <w:szCs w:val="20"/>
          <w:shd w:val="clear" w:color="auto" w:fill="FFFFFF"/>
        </w:rPr>
        <w:t>I suggest including a 3–</w:t>
      </w:r>
      <w:proofErr w:type="gramStart"/>
      <w:r>
        <w:rPr>
          <w:rFonts w:ascii="Segoe UI" w:hAnsi="Segoe UI" w:cs="Segoe UI"/>
          <w:color w:val="212121"/>
          <w:sz w:val="20"/>
          <w:szCs w:val="20"/>
          <w:shd w:val="clear" w:color="auto" w:fill="FFFFFF"/>
        </w:rPr>
        <w:t>4 hour</w:t>
      </w:r>
      <w:proofErr w:type="gramEnd"/>
      <w:r>
        <w:rPr>
          <w:rFonts w:ascii="Segoe UI" w:hAnsi="Segoe UI" w:cs="Segoe UI"/>
          <w:color w:val="212121"/>
          <w:sz w:val="20"/>
          <w:szCs w:val="20"/>
          <w:shd w:val="clear" w:color="auto" w:fill="FFFFFF"/>
        </w:rPr>
        <w:t xml:space="preserve"> block specifically on digitalization.  This could involve group work where stakeholders update each other on current efforts and interventions, using the process map to locate their work in the broader system (instead of a presentation by each stakeholder)</w:t>
      </w:r>
      <w:ins w:id="16" w:author="Brian  Brummer" w:date="2025-07-14T15:53:00Z" w16du:dateUtc="2025-07-14T13:53:00Z">
        <w:r>
          <w:rPr>
            <w:rFonts w:ascii="Segoe UI" w:hAnsi="Segoe UI" w:cs="Segoe UI"/>
            <w:color w:val="212121"/>
            <w:sz w:val="20"/>
            <w:szCs w:val="20"/>
            <w:shd w:val="clear" w:color="auto" w:fill="FFFFFF"/>
          </w:rPr>
          <w:t xml:space="preserve">. This seems like an area that will be “too technical”. Our broad goal will be to get </w:t>
        </w:r>
      </w:ins>
      <w:ins w:id="17" w:author="Brian  Brummer" w:date="2025-07-14T15:54:00Z" w16du:dateUtc="2025-07-14T13:54:00Z">
        <w:r>
          <w:rPr>
            <w:rFonts w:ascii="Segoe UI" w:hAnsi="Segoe UI" w:cs="Segoe UI"/>
            <w:color w:val="212121"/>
            <w:sz w:val="20"/>
            <w:szCs w:val="20"/>
            <w:shd w:val="clear" w:color="auto" w:fill="FFFFFF"/>
          </w:rPr>
          <w:t>stakeholder (</w:t>
        </w:r>
        <w:proofErr w:type="spellStart"/>
        <w:r>
          <w:rPr>
            <w:rFonts w:ascii="Segoe UI" w:hAnsi="Segoe UI" w:cs="Segoe UI"/>
            <w:color w:val="212121"/>
            <w:sz w:val="20"/>
            <w:szCs w:val="20"/>
            <w:shd w:val="clear" w:color="auto" w:fill="FFFFFF"/>
          </w:rPr>
          <w:t>DoH</w:t>
        </w:r>
        <w:proofErr w:type="spellEnd"/>
        <w:r>
          <w:rPr>
            <w:rFonts w:ascii="Segoe UI" w:hAnsi="Segoe UI" w:cs="Segoe UI"/>
            <w:color w:val="212121"/>
            <w:sz w:val="20"/>
            <w:szCs w:val="20"/>
            <w:shd w:val="clear" w:color="auto" w:fill="FFFFFF"/>
          </w:rPr>
          <w:t>)</w:t>
        </w:r>
      </w:ins>
      <w:ins w:id="18" w:author="Brian  Brummer" w:date="2025-07-14T15:53:00Z" w16du:dateUtc="2025-07-14T13:53:00Z">
        <w:r>
          <w:rPr>
            <w:rFonts w:ascii="Segoe UI" w:hAnsi="Segoe UI" w:cs="Segoe UI"/>
            <w:color w:val="212121"/>
            <w:sz w:val="20"/>
            <w:szCs w:val="20"/>
            <w:shd w:val="clear" w:color="auto" w:fill="FFFFFF"/>
          </w:rPr>
          <w:t xml:space="preserve"> buy-in and governance and coordination in place (eve if it feels like a repeat)</w:t>
        </w:r>
      </w:ins>
      <w:r>
        <w:rPr>
          <w:rFonts w:ascii="Segoe UI" w:hAnsi="Segoe UI" w:cs="Segoe UI"/>
          <w:color w:val="212121"/>
          <w:sz w:val="20"/>
          <w:szCs w:val="20"/>
        </w:rPr>
        <w:br/>
      </w:r>
      <w:r>
        <w:rPr>
          <w:rFonts w:ascii="Segoe UI" w:hAnsi="Segoe UI" w:cs="Segoe UI"/>
          <w:color w:val="212121"/>
          <w:sz w:val="20"/>
          <w:szCs w:val="20"/>
        </w:rPr>
        <w:br/>
      </w:r>
      <w:r>
        <w:rPr>
          <w:rFonts w:ascii="Segoe UI" w:hAnsi="Segoe UI" w:cs="Segoe UI"/>
          <w:color w:val="212121"/>
          <w:sz w:val="20"/>
          <w:szCs w:val="20"/>
          <w:shd w:val="clear" w:color="auto" w:fill="FFFFFF"/>
        </w:rPr>
        <w:t>This would facilitate deeper discussion on interoperability and coordination, setting up a strong foundation for the action planning phase.</w:t>
      </w:r>
      <w:r>
        <w:rPr>
          <w:rFonts w:ascii="Segoe UI" w:hAnsi="Segoe UI" w:cs="Segoe UI"/>
          <w:color w:val="212121"/>
          <w:sz w:val="20"/>
          <w:szCs w:val="20"/>
        </w:rPr>
        <w:br/>
      </w:r>
      <w:r>
        <w:rPr>
          <w:rFonts w:ascii="Segoe UI" w:hAnsi="Segoe UI" w:cs="Segoe UI"/>
          <w:color w:val="212121"/>
          <w:sz w:val="20"/>
          <w:szCs w:val="20"/>
        </w:rPr>
        <w:br/>
      </w:r>
      <w:r>
        <w:rPr>
          <w:rFonts w:ascii="Segoe UI" w:hAnsi="Segoe UI" w:cs="Segoe UI"/>
          <w:color w:val="212121"/>
          <w:sz w:val="20"/>
          <w:szCs w:val="20"/>
          <w:shd w:val="clear" w:color="auto" w:fill="FFFFFF"/>
        </w:rPr>
        <w:t xml:space="preserve">4) It would be helpful to clarify what will be discussed in </w:t>
      </w:r>
      <w:proofErr w:type="spellStart"/>
      <w:r>
        <w:rPr>
          <w:rFonts w:ascii="Segoe UI" w:hAnsi="Segoe UI" w:cs="Segoe UI"/>
          <w:color w:val="212121"/>
          <w:sz w:val="20"/>
          <w:szCs w:val="20"/>
          <w:shd w:val="clear" w:color="auto" w:fill="FFFFFF"/>
        </w:rPr>
        <w:t>ToR</w:t>
      </w:r>
      <w:proofErr w:type="spellEnd"/>
      <w:r>
        <w:rPr>
          <w:rFonts w:ascii="Segoe UI" w:hAnsi="Segoe UI" w:cs="Segoe UI"/>
          <w:color w:val="212121"/>
          <w:sz w:val="20"/>
          <w:szCs w:val="20"/>
          <w:shd w:val="clear" w:color="auto" w:fill="FFFFFF"/>
        </w:rPr>
        <w:t xml:space="preserve"> and governance sessions and maybe make them consecutive so they build on each other?</w:t>
      </w:r>
      <w:ins w:id="19" w:author="Brian  Brummer" w:date="2025-07-14T15:54:00Z" w16du:dateUtc="2025-07-14T13:54:00Z">
        <w:r>
          <w:rPr>
            <w:rFonts w:ascii="Segoe UI" w:hAnsi="Segoe UI" w:cs="Segoe UI"/>
            <w:color w:val="212121"/>
            <w:sz w:val="20"/>
            <w:szCs w:val="20"/>
            <w:shd w:val="clear" w:color="auto" w:fill="FFFFFF"/>
          </w:rPr>
          <w:t xml:space="preserve"> Agreed, there are </w:t>
        </w:r>
        <w:proofErr w:type="spellStart"/>
        <w:r>
          <w:rPr>
            <w:rFonts w:ascii="Segoe UI" w:hAnsi="Segoe UI" w:cs="Segoe UI"/>
            <w:color w:val="212121"/>
            <w:sz w:val="20"/>
            <w:szCs w:val="20"/>
            <w:shd w:val="clear" w:color="auto" w:fill="FFFFFF"/>
          </w:rPr>
          <w:t>tempaltes</w:t>
        </w:r>
        <w:proofErr w:type="spellEnd"/>
        <w:r>
          <w:rPr>
            <w:rFonts w:ascii="Segoe UI" w:hAnsi="Segoe UI" w:cs="Segoe UI"/>
            <w:color w:val="212121"/>
            <w:sz w:val="20"/>
            <w:szCs w:val="20"/>
            <w:shd w:val="clear" w:color="auto" w:fill="FFFFFF"/>
          </w:rPr>
          <w:t xml:space="preserve"> from other </w:t>
        </w:r>
        <w:proofErr w:type="spellStart"/>
        <w:r>
          <w:rPr>
            <w:rFonts w:ascii="Segoe UI" w:hAnsi="Segoe UI" w:cs="Segoe UI"/>
            <w:color w:val="212121"/>
            <w:sz w:val="20"/>
            <w:szCs w:val="20"/>
            <w:shd w:val="clear" w:color="auto" w:fill="FFFFFF"/>
          </w:rPr>
          <w:t>contries</w:t>
        </w:r>
        <w:proofErr w:type="spellEnd"/>
        <w:r>
          <w:rPr>
            <w:rFonts w:ascii="Segoe UI" w:hAnsi="Segoe UI" w:cs="Segoe UI"/>
            <w:color w:val="212121"/>
            <w:sz w:val="20"/>
            <w:szCs w:val="20"/>
            <w:shd w:val="clear" w:color="auto" w:fill="FFFFFF"/>
          </w:rPr>
          <w:t xml:space="preserve"> and the Vital Stats (or CRVS) </w:t>
        </w:r>
        <w:proofErr w:type="spellStart"/>
        <w:r>
          <w:rPr>
            <w:rFonts w:ascii="Segoe UI" w:hAnsi="Segoe UI" w:cs="Segoe UI"/>
            <w:color w:val="212121"/>
            <w:sz w:val="20"/>
            <w:szCs w:val="20"/>
            <w:shd w:val="clear" w:color="auto" w:fill="FFFFFF"/>
          </w:rPr>
          <w:t>ToR</w:t>
        </w:r>
        <w:proofErr w:type="spellEnd"/>
        <w:r>
          <w:rPr>
            <w:rFonts w:ascii="Segoe UI" w:hAnsi="Segoe UI" w:cs="Segoe UI"/>
            <w:color w:val="212121"/>
            <w:sz w:val="20"/>
            <w:szCs w:val="20"/>
            <w:shd w:val="clear" w:color="auto" w:fill="FFFFFF"/>
          </w:rPr>
          <w:t>)</w:t>
        </w:r>
      </w:ins>
    </w:p>
    <w:p w14:paraId="2FC54015" w14:textId="3D82E2F5" w:rsidR="00CB1A3B" w:rsidRDefault="00B5742C">
      <w:r>
        <w:rPr>
          <w:rFonts w:ascii="Segoe UI" w:hAnsi="Segoe UI" w:cs="Segoe UI"/>
          <w:color w:val="212121"/>
          <w:sz w:val="20"/>
          <w:szCs w:val="20"/>
        </w:rPr>
        <w:lastRenderedPageBreak/>
        <w:br/>
      </w:r>
      <w:r>
        <w:rPr>
          <w:rFonts w:ascii="Segoe UI" w:hAnsi="Segoe UI" w:cs="Segoe UI"/>
          <w:color w:val="212121"/>
          <w:sz w:val="20"/>
          <w:szCs w:val="20"/>
        </w:rPr>
        <w:br/>
      </w:r>
      <w:r>
        <w:rPr>
          <w:rFonts w:ascii="Segoe UI" w:hAnsi="Segoe UI" w:cs="Segoe UI"/>
          <w:color w:val="212121"/>
          <w:sz w:val="20"/>
          <w:szCs w:val="20"/>
          <w:shd w:val="clear" w:color="auto" w:fill="FFFFFF"/>
        </w:rPr>
        <w:t xml:space="preserve">5) I really liked the idea of the workshop working groups and identifying some themes for these. In the past themes that emerged for workstreams </w:t>
      </w:r>
      <w:proofErr w:type="gramStart"/>
      <w:r>
        <w:rPr>
          <w:rFonts w:ascii="Segoe UI" w:hAnsi="Segoe UI" w:cs="Segoe UI"/>
          <w:color w:val="212121"/>
          <w:sz w:val="20"/>
          <w:szCs w:val="20"/>
          <w:shd w:val="clear" w:color="auto" w:fill="FFFFFF"/>
        </w:rPr>
        <w:t>were:</w:t>
      </w:r>
      <w:proofErr w:type="gramEnd"/>
      <w:r>
        <w:rPr>
          <w:rFonts w:ascii="Segoe UI" w:hAnsi="Segoe UI" w:cs="Segoe UI"/>
          <w:color w:val="212121"/>
          <w:sz w:val="20"/>
          <w:szCs w:val="20"/>
          <w:shd w:val="clear" w:color="auto" w:fill="FFFFFF"/>
        </w:rPr>
        <w:t xml:space="preserve"> digitalization, revision of forms (DHA 1663 &amp; DHA1680), intersectoral performance quality monitoring</w:t>
      </w:r>
      <w:ins w:id="20" w:author="Brian  Brummer" w:date="2025-07-14T15:54:00Z" w16du:dateUtc="2025-07-14T13:54:00Z">
        <w:r>
          <w:rPr>
            <w:rFonts w:ascii="Segoe UI" w:hAnsi="Segoe UI" w:cs="Segoe UI"/>
            <w:color w:val="212121"/>
            <w:sz w:val="20"/>
            <w:szCs w:val="20"/>
            <w:shd w:val="clear" w:color="auto" w:fill="FFFFFF"/>
          </w:rPr>
          <w:t xml:space="preserve">. Debbie has </w:t>
        </w:r>
        <w:proofErr w:type="spellStart"/>
        <w:r>
          <w:rPr>
            <w:rFonts w:ascii="Segoe UI" w:hAnsi="Segoe UI" w:cs="Segoe UI"/>
            <w:color w:val="212121"/>
            <w:sz w:val="20"/>
            <w:szCs w:val="20"/>
            <w:shd w:val="clear" w:color="auto" w:fill="FFFFFF"/>
          </w:rPr>
          <w:t>smmarised</w:t>
        </w:r>
        <w:proofErr w:type="spellEnd"/>
        <w:r>
          <w:rPr>
            <w:rFonts w:ascii="Segoe UI" w:hAnsi="Segoe UI" w:cs="Segoe UI"/>
            <w:color w:val="212121"/>
            <w:sz w:val="20"/>
            <w:szCs w:val="20"/>
            <w:shd w:val="clear" w:color="auto" w:fill="FFFFFF"/>
          </w:rPr>
          <w:t xml:space="preserve"> this as Gov. and coord, practice, process</w:t>
        </w:r>
      </w:ins>
      <w:ins w:id="21" w:author="Brian  Brummer" w:date="2025-07-14T15:55:00Z" w16du:dateUtc="2025-07-14T13:55:00Z">
        <w:r>
          <w:rPr>
            <w:rFonts w:ascii="Segoe UI" w:hAnsi="Segoe UI" w:cs="Segoe UI"/>
            <w:color w:val="212121"/>
            <w:sz w:val="20"/>
            <w:szCs w:val="20"/>
            <w:shd w:val="clear" w:color="auto" w:fill="FFFFFF"/>
          </w:rPr>
          <w:t>,</w:t>
        </w:r>
      </w:ins>
      <w:ins w:id="22" w:author="Brian  Brummer" w:date="2025-07-14T15:54:00Z" w16du:dateUtc="2025-07-14T13:54:00Z">
        <w:r>
          <w:rPr>
            <w:rFonts w:ascii="Segoe UI" w:hAnsi="Segoe UI" w:cs="Segoe UI"/>
            <w:color w:val="212121"/>
            <w:sz w:val="20"/>
            <w:szCs w:val="20"/>
            <w:shd w:val="clear" w:color="auto" w:fill="FFFFFF"/>
          </w:rPr>
          <w:t xml:space="preserve"> M+E</w:t>
        </w:r>
      </w:ins>
      <w:del w:id="23" w:author="Brian  Brummer" w:date="2025-07-14T15:54:00Z" w16du:dateUtc="2025-07-14T13:54:00Z">
        <w:r w:rsidDel="00B5742C">
          <w:rPr>
            <w:rFonts w:ascii="Segoe UI" w:hAnsi="Segoe UI" w:cs="Segoe UI"/>
            <w:color w:val="212121"/>
            <w:sz w:val="20"/>
            <w:szCs w:val="20"/>
            <w:shd w:val="clear" w:color="auto" w:fill="FFFFFF"/>
          </w:rPr>
          <w:delText>,</w:delText>
        </w:r>
      </w:del>
      <w:r>
        <w:rPr>
          <w:rFonts w:ascii="Segoe UI" w:hAnsi="Segoe UI" w:cs="Segoe UI"/>
          <w:color w:val="212121"/>
          <w:sz w:val="20"/>
          <w:szCs w:val="20"/>
        </w:rPr>
        <w:br/>
      </w:r>
      <w:r>
        <w:rPr>
          <w:rFonts w:ascii="Segoe UI" w:hAnsi="Segoe UI" w:cs="Segoe UI"/>
          <w:color w:val="212121"/>
          <w:sz w:val="20"/>
          <w:szCs w:val="20"/>
        </w:rPr>
        <w:br/>
      </w:r>
      <w:r>
        <w:rPr>
          <w:rFonts w:ascii="Segoe UI" w:hAnsi="Segoe UI" w:cs="Segoe UI"/>
          <w:color w:val="212121"/>
          <w:sz w:val="20"/>
          <w:szCs w:val="20"/>
          <w:shd w:val="clear" w:color="auto" w:fill="FFFFFF"/>
        </w:rPr>
        <w:t xml:space="preserve">6) Lastly, in the last workshop we identified COGTA as a key stakeholder to strengthen the capturing of community deaths, revision of 1680 form, neonatal </w:t>
      </w:r>
      <w:proofErr w:type="spellStart"/>
      <w:r>
        <w:rPr>
          <w:rFonts w:ascii="Segoe UI" w:hAnsi="Segoe UI" w:cs="Segoe UI"/>
          <w:color w:val="212121"/>
          <w:sz w:val="20"/>
          <w:szCs w:val="20"/>
          <w:shd w:val="clear" w:color="auto" w:fill="FFFFFF"/>
        </w:rPr>
        <w:t>underregistration</w:t>
      </w:r>
      <w:proofErr w:type="spellEnd"/>
      <w:r>
        <w:rPr>
          <w:rFonts w:ascii="Segoe UI" w:hAnsi="Segoe UI" w:cs="Segoe UI"/>
          <w:color w:val="212121"/>
          <w:sz w:val="20"/>
          <w:szCs w:val="20"/>
          <w:shd w:val="clear" w:color="auto" w:fill="FFFFFF"/>
        </w:rPr>
        <w:t xml:space="preserve"> in community </w:t>
      </w:r>
      <w:proofErr w:type="spellStart"/>
      <w:r>
        <w:rPr>
          <w:rFonts w:ascii="Segoe UI" w:hAnsi="Segoe UI" w:cs="Segoe UI"/>
          <w:color w:val="212121"/>
          <w:sz w:val="20"/>
          <w:szCs w:val="20"/>
          <w:shd w:val="clear" w:color="auto" w:fill="FFFFFF"/>
        </w:rPr>
        <w:t>deaths,unclaimed</w:t>
      </w:r>
      <w:proofErr w:type="spellEnd"/>
      <w:r>
        <w:rPr>
          <w:rFonts w:ascii="Segoe UI" w:hAnsi="Segoe UI" w:cs="Segoe UI"/>
          <w:color w:val="212121"/>
          <w:sz w:val="20"/>
          <w:szCs w:val="20"/>
          <w:shd w:val="clear" w:color="auto" w:fill="FFFFFF"/>
        </w:rPr>
        <w:t xml:space="preserve"> bodies and intergovernmental organization to formalize the high level steering committee, so I think it could be really worth inviting them to the workshop.</w:t>
      </w:r>
      <w:ins w:id="24" w:author="Brian  Brummer" w:date="2025-07-14T15:55:00Z" w16du:dateUtc="2025-07-14T13:55:00Z">
        <w:r>
          <w:rPr>
            <w:rFonts w:ascii="Segoe UI" w:hAnsi="Segoe UI" w:cs="Segoe UI"/>
            <w:color w:val="212121"/>
            <w:sz w:val="20"/>
            <w:szCs w:val="20"/>
            <w:shd w:val="clear" w:color="auto" w:fill="FFFFFF"/>
          </w:rPr>
          <w:t xml:space="preserve"> Agreed, but perhaps at this stage they are further down the line. </w:t>
        </w:r>
        <w:proofErr w:type="spellStart"/>
        <w:r>
          <w:rPr>
            <w:rFonts w:ascii="Segoe UI" w:hAnsi="Segoe UI" w:cs="Segoe UI"/>
            <w:color w:val="212121"/>
            <w:sz w:val="20"/>
            <w:szCs w:val="20"/>
            <w:shd w:val="clear" w:color="auto" w:fill="FFFFFF"/>
          </w:rPr>
          <w:t>DoH</w:t>
        </w:r>
        <w:proofErr w:type="spellEnd"/>
        <w:r>
          <w:rPr>
            <w:rFonts w:ascii="Segoe UI" w:hAnsi="Segoe UI" w:cs="Segoe UI"/>
            <w:color w:val="212121"/>
            <w:sz w:val="20"/>
            <w:szCs w:val="20"/>
            <w:shd w:val="clear" w:color="auto" w:fill="FFFFFF"/>
          </w:rPr>
          <w:t xml:space="preserve"> goal is to implement </w:t>
        </w:r>
        <w:proofErr w:type="gramStart"/>
        <w:r>
          <w:rPr>
            <w:rFonts w:ascii="Segoe UI" w:hAnsi="Segoe UI" w:cs="Segoe UI"/>
            <w:color w:val="212121"/>
            <w:sz w:val="20"/>
            <w:szCs w:val="20"/>
            <w:shd w:val="clear" w:color="auto" w:fill="FFFFFF"/>
          </w:rPr>
          <w:t>facility based</w:t>
        </w:r>
        <w:proofErr w:type="gramEnd"/>
        <w:r>
          <w:rPr>
            <w:rFonts w:ascii="Segoe UI" w:hAnsi="Segoe UI" w:cs="Segoe UI"/>
            <w:color w:val="212121"/>
            <w:sz w:val="20"/>
            <w:szCs w:val="20"/>
            <w:shd w:val="clear" w:color="auto" w:fill="FFFFFF"/>
          </w:rPr>
          <w:t xml:space="preserve"> records first. (This will annoy Joy and co. I am sure.)</w:t>
        </w:r>
      </w:ins>
      <w:r>
        <w:rPr>
          <w:rFonts w:ascii="Segoe UI" w:hAnsi="Segoe UI" w:cs="Segoe UI"/>
          <w:color w:val="212121"/>
          <w:sz w:val="20"/>
          <w:szCs w:val="20"/>
        </w:rPr>
        <w:br/>
      </w:r>
      <w:r>
        <w:rPr>
          <w:rFonts w:ascii="Segoe UI" w:hAnsi="Segoe UI" w:cs="Segoe UI"/>
          <w:color w:val="212121"/>
          <w:sz w:val="20"/>
          <w:szCs w:val="20"/>
        </w:rPr>
        <w:br/>
      </w:r>
      <w:proofErr w:type="spellStart"/>
      <w:r>
        <w:rPr>
          <w:rFonts w:ascii="Segoe UI" w:hAnsi="Segoe UI" w:cs="Segoe UI"/>
          <w:color w:val="212121"/>
          <w:sz w:val="20"/>
          <w:szCs w:val="20"/>
          <w:shd w:val="clear" w:color="auto" w:fill="FFFFFF"/>
        </w:rPr>
        <w:t>And</w:t>
      </w:r>
      <w:proofErr w:type="spellEnd"/>
      <w:r>
        <w:rPr>
          <w:rFonts w:ascii="Segoe UI" w:hAnsi="Segoe UI" w:cs="Segoe UI"/>
          <w:color w:val="212121"/>
          <w:sz w:val="20"/>
          <w:szCs w:val="20"/>
          <w:shd w:val="clear" w:color="auto" w:fill="FFFFFF"/>
        </w:rPr>
        <w:t xml:space="preserve"> as mentioned, happy to support with any of the sessions, as you see fit. </w:t>
      </w:r>
      <w:r>
        <w:rPr>
          <w:rFonts w:ascii="Apple Color Emoji" w:hAnsi="Apple Color Emoji" w:cs="Apple Color Emoji"/>
          <w:color w:val="212121"/>
          <w:sz w:val="20"/>
          <w:szCs w:val="20"/>
          <w:shd w:val="clear" w:color="auto" w:fill="FFFFFF"/>
        </w:rPr>
        <w:t>😊</w:t>
      </w:r>
      <w:r>
        <w:rPr>
          <w:rFonts w:ascii="Segoe UI" w:hAnsi="Segoe UI" w:cs="Segoe UI"/>
          <w:color w:val="212121"/>
          <w:sz w:val="20"/>
          <w:szCs w:val="20"/>
          <w:shd w:val="clear" w:color="auto" w:fill="FFFFFF"/>
        </w:rPr>
        <w:t xml:space="preserve"> Wishing all a nice weekend!</w:t>
      </w:r>
    </w:p>
    <w:sectPr w:rsidR="00CB1A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Brummer">
    <w15:presenceInfo w15:providerId="AD" w15:userId="S::BBrummer@dataforhealth.org::f9231a5b-23f8-4578-a525-fc39045faf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2C"/>
    <w:rsid w:val="000541E9"/>
    <w:rsid w:val="00196411"/>
    <w:rsid w:val="003F04DE"/>
    <w:rsid w:val="0071136E"/>
    <w:rsid w:val="00954261"/>
    <w:rsid w:val="009F133F"/>
    <w:rsid w:val="00A44971"/>
    <w:rsid w:val="00B5742C"/>
    <w:rsid w:val="00CB1A3B"/>
    <w:rsid w:val="00D33B0F"/>
    <w:rsid w:val="00DF7165"/>
    <w:rsid w:val="00F44D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F54ACC3"/>
  <w15:chartTrackingRefBased/>
  <w15:docId w15:val="{2B26313D-6D89-B142-A917-A1F10767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57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4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4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4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4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42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5742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5742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5742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5742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5742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5742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5742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5742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574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42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574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42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574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742C"/>
    <w:rPr>
      <w:i/>
      <w:iCs/>
      <w:color w:val="404040" w:themeColor="text1" w:themeTint="BF"/>
      <w:lang w:val="en-GB"/>
    </w:rPr>
  </w:style>
  <w:style w:type="paragraph" w:styleId="ListParagraph">
    <w:name w:val="List Paragraph"/>
    <w:basedOn w:val="Normal"/>
    <w:uiPriority w:val="34"/>
    <w:qFormat/>
    <w:rsid w:val="00B5742C"/>
    <w:pPr>
      <w:ind w:left="720"/>
      <w:contextualSpacing/>
    </w:pPr>
  </w:style>
  <w:style w:type="character" w:styleId="IntenseEmphasis">
    <w:name w:val="Intense Emphasis"/>
    <w:basedOn w:val="DefaultParagraphFont"/>
    <w:uiPriority w:val="21"/>
    <w:qFormat/>
    <w:rsid w:val="00B5742C"/>
    <w:rPr>
      <w:i/>
      <w:iCs/>
      <w:color w:val="0F4761" w:themeColor="accent1" w:themeShade="BF"/>
    </w:rPr>
  </w:style>
  <w:style w:type="paragraph" w:styleId="IntenseQuote">
    <w:name w:val="Intense Quote"/>
    <w:basedOn w:val="Normal"/>
    <w:next w:val="Normal"/>
    <w:link w:val="IntenseQuoteChar"/>
    <w:uiPriority w:val="30"/>
    <w:qFormat/>
    <w:rsid w:val="00B57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42C"/>
    <w:rPr>
      <w:i/>
      <w:iCs/>
      <w:color w:val="0F4761" w:themeColor="accent1" w:themeShade="BF"/>
      <w:lang w:val="en-GB"/>
    </w:rPr>
  </w:style>
  <w:style w:type="character" w:styleId="IntenseReference">
    <w:name w:val="Intense Reference"/>
    <w:basedOn w:val="DefaultParagraphFont"/>
    <w:uiPriority w:val="32"/>
    <w:qFormat/>
    <w:rsid w:val="00B5742C"/>
    <w:rPr>
      <w:b/>
      <w:bCs/>
      <w:smallCaps/>
      <w:color w:val="0F4761" w:themeColor="accent1" w:themeShade="BF"/>
      <w:spacing w:val="5"/>
    </w:rPr>
  </w:style>
  <w:style w:type="paragraph" w:styleId="Revision">
    <w:name w:val="Revision"/>
    <w:hidden/>
    <w:uiPriority w:val="99"/>
    <w:semiHidden/>
    <w:rsid w:val="00B5742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Brummer</dc:creator>
  <cp:keywords/>
  <dc:description/>
  <cp:lastModifiedBy>Brian  Brummer</cp:lastModifiedBy>
  <cp:revision>1</cp:revision>
  <dcterms:created xsi:type="dcterms:W3CDTF">2025-07-14T13:47:00Z</dcterms:created>
  <dcterms:modified xsi:type="dcterms:W3CDTF">2025-07-14T15:28:00Z</dcterms:modified>
</cp:coreProperties>
</file>